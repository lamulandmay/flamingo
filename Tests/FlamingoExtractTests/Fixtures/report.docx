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">
  <w:body>
    <w:p w:rsidR="00A1B2C3" w:rsidRDefault="00A1B2C3">
      <w:r>
        <w:t xml:space="preserve">Prepared by the field team for the steering group, covering July through September in all regions.</w:t>
      </w:r>
    </w:p>
    <w:p w:rsidR="00A1B2C3" w:rsidRDefault="00A1B2C3">
      <w:pPr>
        <w:pStyle w:val="Title"/>
      </w:pPr>
      <w:r>
        <w:t xml:space="preserve">Quarterly Field Report</w:t>
      </w:r>
    </w:p>
    <w:p w:rsidR="00A1B2C3" w:rsidRDefault="00A1B2C3">
      <w:pPr>
        <w:pStyle w:val="TOCHeading"/>
      </w:pPr>
      <w:r>
        <w:t xml:space="preserve">Contents</w:t>
      </w:r>
    </w:p>
    <w:p w:rsidR="00A1B2C3" w:rsidRDefault="00A1B2C3">
      <w:pPr>
        <w:pStyle w:val="Heading1"/>
      </w:pPr>
      <w:r>
        <w:t xml:space="preserve">Overview</w:t>
      </w:r>
    </w:p>
    <w:p w:rsidR="00A1B2C3" w:rsidRDefault="00A1B2C3">
      <w:r>
        <w:t xml:space="preserve">Sales grew in every region; the </w:t>
      </w:r>
      <w:del w:id="1" w:author="Dana Whitfield" w:date="2026-10-01T09:00:00Z">
        <w:r w:rsidDel="00D4E5F6">
          <w:delText xml:space="preserve">early forecast was wrong</w:delText>
        </w:r>
      </w:del>
      <w:ins w:id="2" w:author="Dana Whitfield" w:date="2026-10-01T09:00:00Z">
        <w:r>
          <w:t>revised forecast held</w:t>
        </w:r>
      </w:ins>
      <w:r>
        <w:t>.</w:t>
      </w:r>
      <w:r>
        <w:rPr>
          <w:rStyle w:val="FootnoteReference"/>
        </w:rPr>
        <w:footnoteReference w:id="1"/>
      </w:r>
      <w:moveFrom w:id="3" w:author="Dana Whitfield" w:date="2026-10-01T09:00:00Z">
        <w:r>
          <w:t>A moved sentence.</w:t>
        </w:r>
      </w:moveFrom>
    </w:p>
    <w:p w:rsidR="00A1B2C3" w:rsidRDefault="00A1B2C3">
      <w:pPr>
        <w:tabs>
          <w:tab w:val="left" w:pos="2880"/>
        </w:tabs>
      </w:pPr>
      <w:r>
        <w:t>Total:</w:t>
      </w:r>
      <w:r>
        <w:tab/>
        <w:t xml:space="preserve">42 units, see </w:t>
      </w:r>
      <w:hyperlink r:id="rId8" w:history="1">
        <w:r>
          <w:rPr>
            <w:rStyle w:val="Hyperlink"/>
          </w:rPr>
          <w:t>the regional dashboard</w:t>
        </w:r>
      </w:hyperlink>
      <w:r>
        <w:rPr>
          <w:rStyle w:val="EndnoteReference"/>
        </w:rPr>
        <w:endnoteReference w:id="1"/>
      </w:r>
    </w:p>
    <w:p w:rsidR="00A1B2C3" w:rsidRDefault="00A1B2C3">
      <w:pPr>
        <w:pStyle w:val="Heading2"/>
      </w:pPr>
      <w:r>
        <w:t xml:space="preserve">Regional results</w:t>
      </w:r>
    </w:p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 w:rsidR="00A1B2C3">
        <w:tc>
          <w:tcPr>
            <w:tcW w:w="3000" w:type="dxa"/>
          </w:tcPr>
          <w:p w:rsidR="00A1B2C3" w:rsidRDefault="00A1B2C3">
            <w:r>
              <w:t xml:space="preserve">Region</w:t>
            </w:r>
          </w:p>
        </w:tc>
        <w:tc>
          <w:tcPr>
            <w:tcW w:w="3000" w:type="dxa"/>
          </w:tcPr>
          <w:p w:rsidR="00A1B2C3" w:rsidRDefault="00A1B2C3">
            <w:r>
              <w:t xml:space="preserve">Q2</w:t>
            </w:r>
          </w:p>
        </w:tc>
        <w:tc>
          <w:tcPr>
            <w:tcW w:w="3000" w:type="dxa"/>
          </w:tcPr>
          <w:p w:rsidR="00A1B2C3" w:rsidRDefault="00A1B2C3">
            <w:r>
              <w:t xml:space="preserve">Q3</w:t>
            </w:r>
          </w:p>
        </w:tc>
      </w:tr>
      <w:tr w:rsidR="00A1B2C3">
        <w:tc>
          <w:tcPr>
            <w:tcW w:w="3000" w:type="dxa"/>
          </w:tcPr>
          <w:p w:rsidR="00A1B2C3" w:rsidRDefault="00A1B2C3">
            <w:r>
              <w:t xml:space="preserve">North</w:t>
            </w:r>
          </w:p>
        </w:tc>
        <w:tc>
          <w:tcPr>
            <w:tcW w:w="3000" w:type="dxa"/>
          </w:tcPr>
          <w:p w:rsidR="00A1B2C3" w:rsidRDefault="00A1B2C3">
            <w:r>
              <w:t xml:space="preserve">120</w:t>
            </w:r>
          </w:p>
        </w:tc>
        <w:tc>
          <w:tcPr>
            <w:tcW w:w="3000" w:type="dxa"/>
          </w:tcPr>
          <w:p w:rsidR="00A1B2C3" w:rsidRDefault="00A1B2C3">
            <w:r>
              <w:t xml:space="preserve">140</w:t>
            </w:r>
          </w:p>
        </w:tc>
      </w:tr>
      <w:tr w:rsidR="00A1B2C3">
        <w:tc>
          <w:tcPr>
            <w:tcW w:w="3000" w:type="dxa"/>
          </w:tcPr>
          <w:p w:rsidR="00A1B2C3" w:rsidRDefault="00A1B2C3">
            <w:r>
              <w:t xml:space="preserve">East</w:t>
            </w:r>
          </w:p>
          <w:p w:rsidR="00A1B2C3" w:rsidRDefault="00A1B2C3">
            <w:r>
              <w:t xml:space="preserve">(new)</w:t>
            </w:r>
          </w:p>
        </w:tc>
        <w:tc>
          <w:tcPr>
            <w:tcW w:w="3000" w:type="dxa"/>
          </w:tcPr>
          <w:p w:rsidR="00A1B2C3" w:rsidRDefault="00A1B2C3"/>
        </w:tc>
        <w:tc>
          <w:tcPr>
            <w:tcW w:w="3000" w:type="dxa"/>
          </w:tcPr>
          <w:p w:rsidR="00A1B2C3" w:rsidRDefault="00A1B2C3">
            <w:r>
              <w:t xml:space="preserve">88</w:t>
            </w:r>
          </w:p>
        </w:tc>
      </w:tr>
      <w:tr w:rsidR="00A1B2C3">
        <w:tc>
          <w:tcPr>
            <w:tcW w:w="3000" w:type="dxa"/>
          </w:tcPr>
          <w:p w:rsidR="00A1B2C3" w:rsidRDefault="00A1B2C3"/>
        </w:tc>
        <w:tc>
          <w:tcPr>
            <w:tcW w:w="3000" w:type="dxa"/>
          </w:tcPr>
          <w:p w:rsidR="00A1B2C3" w:rsidRDefault="00A1B2C3"/>
        </w:tc>
        <w:tc>
          <w:tcPr>
            <w:tcW w:w="3000" w:type="dxa"/>
          </w:tcPr>
          <w:p w:rsidR="00A1B2C3" w:rsidRDefault="00A1B2C3"/>
        </w:tc>
      </w:tr>
      <w:tr w:rsidR="00A1B2C3">
        <w:tc>
          <w:tcPr>
            <w:tcW w:w="3000" w:type="dxa"/>
          </w:tcPr>
          <w:p w:rsidR="00A1B2C3" w:rsidRDefault="00A1B2C3">
            <w:r>
              <w:t xml:space="preserve">South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3000"/>
              <w:gridCol w:w="3000"/>
              <w:gridCol w:w="3000"/>
            </w:tblGrid>
            <w:tr w:rsidR="00A1B2C3">
              <w:tc>
                <w:tcPr>
                  <w:tcW w:w="3000" w:type="dxa"/>
                </w:tcPr>
                <w:p w:rsidR="00A1B2C3" w:rsidRDefault="00A1B2C3">
                  <w:r>
                    <w:t xml:space="preserve">95</w:t>
                  </w:r>
                </w:p>
              </w:tc>
              <w:tc>
                <w:tcPr>
                  <w:tcW w:w="3000" w:type="dxa"/>
                </w:tcPr>
                <w:p w:rsidR="00A1B2C3" w:rsidRDefault="00A1B2C3">
                  <w:r>
                    <w:t xml:space="preserve">est.</w:t>
                  </w:r>
                </w:p>
              </w:tc>
            </w:tr>
          </w:tbl>
          <w:p w:rsidR="00A1B2C3" w:rsidRDefault="00A1B2C3"/>
        </w:tc>
        <w:tc>
          <w:tcPr>
            <w:tcW w:w="3000" w:type="dxa"/>
          </w:tcPr>
          <w:p w:rsidR="00A1B2C3" w:rsidRDefault="00A1B2C3">
            <w:r>
              <w:t xml:space="preserve">110</w:t>
            </w:r>
          </w:p>
        </w:tc>
      </w:tr>
    </w:tbl>
    <w:p w:rsidR="00A1B2C3" w:rsidRDefault="00A1B2C3">
      <w:r>
        <w:t xml:space="preserve">Figures are in units.</w:t>
      </w:r>
    </w:p>
    <w:p w:rsidR="00A1B2C3" w:rsidRDefault="00A1B2C3">
      <w:pPr>
        <w:pStyle w:val="Heading3"/>
      </w:pPr>
      <w:r>
        <w:t xml:space="preserve">North detail</w:t>
      </w:r>
    </w:p>
    <w:p w:rsidR="00A1B2C3" w:rsidRDefault="00A1B2C3">
      <w:r>
        <w:t xml:space="preserve">North signed four new accounts. </w:t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Callout: North doubled its pipeline.</w:t>
                            </w:r>
                          </w:p>
                        </w:txbxContent>
                      </wps:txbx>
                      <wps:bodyPr rot="0" vert="horz" wrap="square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2pt;width:180pt;height:36pt;z-index:251659264">
                <v:textbox>
                  <w:txbxContent>
                    <w:p>
                      <w:r>
                        <w:t xml:space="preserve">Callout: North doubled its pipeline.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Churn fell.</w:t>
      </w:r>
    </w:p>
    <w:p w:rsidR="00A1B2C3" w:rsidRDefault="00A1B2C3">
      <w:pPr>
        <w:pStyle w:val="KeyFinding"/>
      </w:pPr>
      <w:r>
        <w:t xml:space="preserve">Key finding: retention</w:t>
      </w:r>
    </w:p>
    <w:p w:rsidR="00A1B2C3" w:rsidRDefault="00A1B2C3">
      <w:r>
        <w:t xml:space="preserve">Retention held at 94 percent for </w:t>
      </w:r>
      <w:r>
        <w:fldChar w:fldCharType="begin"/>
      </w:r>
      <w:r>
        <w:instrText xml:space="preserve"> DOCPROPERTY Client \* MERGEFORMAT </w:instrText>
      </w:r>
      <w:r>
        <w:fldChar w:fldCharType="separate"/>
      </w:r>
      <w:r>
        <w:t>Contoso</w:t>
      </w:r>
      <w:r>
        <w:fldChar w:fldCharType="end"/>
      </w:r>
      <w:r>
        <w:t xml:space="preserve">, owner </w:t>
      </w:r>
      <w:sdt>
        <w:sdtPr>
          <w:alias w:val="Owner"/>
          <w:tag w:val="owner"/>
          <w:id w:val="-1730838563"/>
          <w:placeholder>
            <w:docPart w:val="DefaultPlaceholder_-1854013440"/>
          </w:placeholder>
        </w:sdtPr>
        <w:sdtContent>
          <w:r>
            <w:t>Dana Whitfield</w:t>
          </w:r>
        </w:sdtContent>
      </w:sdt>
      <w:r>
        <w:t>.</w:t>
      </w:r>
    </w:p>
    <w:p w:rsidR="00A1B2C3" w:rsidRDefault="00A1B2C3">
      <w:r>
        <w:t xml:space="preserve">Office move to </w:t>
      </w:r>
      <w:smartTag w:uri="urn:schemas-microsoft-com:office:smarttags" w:element="City">
        <w:r>
          <w:t>Seattle</w:t>
        </w:r>
      </w:smartTag>
      <w:r>
        <w:t xml:space="preserve"> confirmed on </w:t>
      </w:r>
      <w:fldSimple w:instr=" DATE \@ &quot;d MMMM yyyy&quot; ">
        <w:r>
          <w:t>14 October 2026</w:t>
        </w:r>
      </w:fldSimple>
      <w:r>
        <w:t>.</w:t>
      </w:r>
    </w:p>
    <w:p w:rsidR="00A1B2C3" w:rsidRDefault="00A1B2C3">
      <w:pPr>
        <w:pStyle w:val="Heading1"/>
      </w:pPr>
    </w:p>
    <w:p w:rsidR="00A1B2C3" w:rsidRDefault="00A1B2C3">
      <w:pPr>
        <w:pStyle w:val="Heading1"/>
        <w:pPrChange w:id="4" w:author="Dana Whitfield" w:date="2026-10-01T09:00:00Z">
          <w:pPr>
            <w:pStyle w:val="Heading4"/>
          </w:pPr>
        </w:pPrChange>
      </w:pPr>
      <w:r>
        <w:t>Next steps</w:t>
      </w:r>
    </w:p>
    <w:p w:rsidR="00A1B2C3" w:rsidRDefault="00A1B2C3">
      <w:r>
        <w:t>Hire two analysts</w:t>
      </w:r>
      <w:r>
        <w:br/>
        <w:t xml:space="preserve">Open the Q3</w:t>
      </w:r>
      <w:r>
        <w:noBreakHyphen/>
        <w:t>Q4 review</w:t>
      </w:r>
      <w:r>
        <w:fldChar w:fldCharType="begin"/>
      </w:r>
      <w:r>
        <w:instrText xml:space="preserve"> PAGE </w:instrText>
      </w:r>
      <w:r>
        <w:fldChar w:fldCharType="end"/>
      </w:r>
    </w:p>
    <w:p w:rsidR="00A1B2C3" w:rsidRDefault="00A1B2C3">
      <w:pPr>
        <w:pStyle w:val="Heading4"/>
      </w:pPr>
      <w:r>
        <w:t xml:space="preserve">Minor point</w:t>
      </w:r>
    </w:p>
    <w:p w:rsidR="00A1B2C3" w:rsidRDefault="00A1B2C3">
      <w:r>
        <w:t xml:space="preserve">Budget is unchanged.</w:t>
      </w:r>
    </w:p>
    <w:p w:rsidR="00A1B2C3" w:rsidRDefault="00A1B2C3">
      <w:pPr>
        <w:keepNext/>
        <w:outlineLvl w:val="0"/>
      </w:pPr>
      <w:r>
        <w:t>Appendix</w:t>
      </w:r>
    </w:p>
    <w:p w:rsidR="00A1B2C3" w:rsidRDefault="00A1B2C3">
      <w:r>
        <w:t xml:space="preserve">Method notes follow the 2025 template.</w:t>
      </w:r>
    </w:p>
    <w:sectPr>
      <w:footnotePr>
        <w:pos w:val="pageBottom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FootnoteText"/>
      </w:pPr>
      <w:r>
        <w:rPr>
          <w:rStyle w:val="FootnoteReference"/>
        </w:rPr>
        <w:endnoteRef/>
      </w:r>
      <w:r>
        <w:t xml:space="preserve"> Figures are unaudited.</w:t>
      </w:r>
    </w:p>
  </w:endnote>
</w:endnote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Source: regional CRM export, 2 October.</w:t>
      </w:r>
    </w:p>
  </w:footnote>
</w:footnote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">
  <w:docDefaults>
    <w:rPrDefault>
      <w:rPr>
        <w:rFonts w:asciiTheme="minorHAnsi" w:hAnsiTheme="minorHAnsi"/>
        <w:sz w:val="22"/>
        <w:lang w:val="en-US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Title" w:uiPriority="10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rFonts w:asciiTheme="majorHAnsi" w:hAnsiTheme="majorHAnsi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rFonts w:asciiTheme="majorHAnsi" w:hAnsiTheme="majorHAnsi"/>
      <w:sz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 w:after="0"/>
      <w:outlineLvl w:val="3"/>
    </w:pPr>
    <w:rPr>
      <w:rFonts w:asciiTheme="majorHAnsi" w:hAnsiTheme="majorHAns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kern w:val="28"/>
      <w:sz w:val="56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customStyle="1" w:styleId="KeyFinding">
    <w:name w:val="Key Finding"/>
    <w:basedOn w:val="Heading2"/>
    <w:next w:val="Normal"/>
    <w:qFormat/>
    <w:rPr>
      <w:color w:val="C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sz w:val="3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example.com/dashboard" TargetMode="External"/><Relationship Id="rId1" Type="http://schemas.openxmlformats.org/officeDocument/2006/relationships/styles" Target="styles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docProps/app.xml><?xml version="1.0" encoding="utf-8"?>
<Properties xmlns="http://schemas.openxmlformats.org/officeDocument/2006/extended-properties">
  <Template>Normal.dotm</Template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Field Report</dc:title>
  <dc:creator>Field Team</dc:creator>
  <cp:lastModifiedBy>Field Team</cp:lastModifiedBy>
  <cp:revision>3</cp:revision>
  <dcterms:created xsi:type="dcterms:W3CDTF">2026-10-01T09:00:00Z</dcterms:created>
  <dcterms:modified xsi:type="dcterms:W3CDTF">2026-10-02T09:00:00Z</dcterms:modified>
</cp:coreProperties>
</file>